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1"/>
      </w:pPr>
      <w:r>
        <w:t xml:space="preserve">Plan </w:t>
      </w:r>
      <w:ins w:id="1" w:author="a" w:date="2020-01-01T00:00:00Z">
        <w:r>
          <w:t>Gold</w:t>
        </w:r>
      </w:ins>
      <w:del w:id="2" w:author="a" w:date="2020-01-01T00:00:00Z">
        <w:r>
          <w:delText>Silver</w:delText>
        </w:r>
      </w:del>
    </w:p>
    <w:p>
      <w:pPr>
        <w:pStyle w:val="Normal"/>
      </w:pPr>
      <w:r>
        <w:t xml:space="preserve">Price is </w:t>
      </w:r>
      <w:del w:id="2" w:author="a" w:date="2020-01-01T00:00:00Z">
        <w:r>
          <w:delText>10</w:delText>
        </w:r>
      </w:del>
      <w:ins w:id="1" w:author="a" w:date="2020-01-01T00:00:00Z">
        <w:r>
          <w:t>12</w:t>
        </w:r>
      </w:ins>
      <w:r>
        <w:t xml:space="preserve"> yuan.</w:t>
      </w:r>
    </w:p>
    <w:p>
      <w:pPr>
        <w:rPr>
          <w:del w:id="3" w:author="a"/>
        </w:rPr>
      </w:pPr>
      <w:r>
        <w:t xml:space="preserve">Merged part one, </w:t>
      </w:r>
    </w:p>
    <w:p>
      <w:pPr>
        <w:pStyle w:val="Normal"/>
      </w:pPr>
      <w:r>
        <w:t xml:space="preserve">part two.</w:t>
      </w:r>
    </w:p>
    <w:p>
      <w:pPr>
        <w:pStyle w:val="Normal"/>
      </w:pPr>
      <w:r>
        <w:t xml:space="preserve">Alpha. </w:t>
      </w:r>
      <w:moveFrom w:id="4" w:author="a">
        <w:r>
          <w:t>Moved text.</w:t>
        </w:r>
      </w:moveFrom>
    </w:p>
    <w:p>
      <w:pPr>
        <w:pStyle w:val="Normal"/>
      </w:pPr>
      <w:r>
        <w:t xml:space="preserve">Beta. </w:t>
      </w:r>
      <w:moveTo w:id="5" w:author="a">
        <w:r>
          <w:t>Moved text.</w:t>
        </w:r>
      </w:moveTo>
    </w:p>
    <w:p>
      <w:pPr>
        <w:rPr>
          <w:ins w:id="6" w:author="a"/>
        </w:rPr>
      </w:pPr>
      <w:ins w:id="1" w:author="a" w:date="2020-01-01T00:00:00Z">
        <w:r>
          <w:t>Inserted paragraph.</w:t>
        </w:r>
      </w:ins>
    </w:p>
    <w:p>
      <w:pPr>
        <w:rPr>
          <w:del w:id="7" w:author="a"/>
        </w:rPr>
      </w:pPr>
      <w:del w:id="2" w:author="a" w:date="2020-01-01T00:00:00Z">
        <w:r>
          <w:delText>Wholly deleted paragraph.</w:delText>
        </w:r>
      </w:del>
    </w:p>
    <w:p>
      <w:r>
        <w:rPr>
          <w:b/>
          <w:rPrChange w:id="8" w:author="a">
            <w:rPr/>
          </w:rPrChange>
        </w:rPr>
        <w:t>Formatting changed only.</w:t>
      </w:r>
    </w:p>
    <w:p>
      <w:pPr>
        <w:pPrChange w:id="9" w:author="a">
          <w:pPr>
            <w:outlineLvl w:val="0"/>
          </w:pPr>
        </w:pPrChange>
      </w:pPr>
      <w:r>
        <w:t xml:space="preserve">Old properties were a heading; current ones are not.</w:t>
      </w:r>
    </w:p>
    <w:p>
      <w:pPr>
        <w:pStyle w:val="H1"/>
        <w:pPrChange w:id="10" w:author="a">
          <w:pPr>
            <w:pStyle w:val="Normal"/>
          </w:pPr>
        </w:pPrChange>
      </w:pPr>
      <w:r>
        <w:t xml:space="preserve">Became a heading by style change</w:t>
      </w:r>
    </w:p>
    <w:tbl>
      <w:tblPr/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Qty</w:t>
            </w:r>
          </w:p>
        </w:tc>
      </w:tr>
      <w:tr>
        <w:trPr>
          <w:del w:id="11" w:author="a"/>
        </w:trPr>
        <w:tc>
          <w:tcPr/>
          <w:p>
            <w:del w:id="2" w:author="a" w:date="2020-01-01T00:00:00Z">
              <w:r>
                <w:delText>Removed row</w:delText>
              </w:r>
            </w:del>
          </w:p>
        </w:tc>
        <w:tc>
          <w:tcPr/>
          <w:p>
            <w:del w:id="2" w:author="a" w:date="2020-01-01T00:00:00Z">
              <w:r>
                <w:delText>0</w:delText>
              </w:r>
            </w:del>
          </w:p>
        </w:tc>
      </w:tr>
      <w:tr>
        <w:trPr>
          <w:ins w:id="12" w:author="a"/>
        </w:trPr>
        <w:tc>
          <w:tcPr/>
          <w:p>
            <w:ins w:id="1" w:author="a" w:date="2020-01-01T00:00:00Z">
              <w:r>
                <w:t>Added row</w:t>
              </w:r>
            </w:ins>
          </w:p>
        </w:tc>
        <w:tc>
          <w:tcPr/>
          <w:p>
            <w:ins w:id="1" w:author="a" w:date="2020-01-01T00:00:00Z">
              <w:r>
                <w:t>3</w:t>
              </w:r>
            </w:ins>
          </w:p>
        </w:tc>
      </w:tr>
    </w:tbl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H1">
    <w:name w:val="标题 1"/>
    <w:basedOn w:val="Normal"/>
    <w:p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